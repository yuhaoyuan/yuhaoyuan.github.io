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6EAAD">
      <w:pPr>
        <w:jc w:val="center"/>
        <w:rPr>
          <w:b/>
          <w:bCs/>
          <w:color w:val="auto"/>
          <w:sz w:val="36"/>
          <w:szCs w:val="36"/>
        </w:rPr>
      </w:pPr>
      <w:r>
        <w:rPr>
          <w:rFonts w:hint="eastAsia"/>
          <w:b/>
          <w:bCs/>
          <w:color w:val="auto"/>
          <w:sz w:val="36"/>
          <w:szCs w:val="36"/>
        </w:rPr>
        <w:t>机动车驾驶员培训服务合同</w:t>
      </w:r>
    </w:p>
    <w:p w14:paraId="0E864D48">
      <w:pPr>
        <w:ind w:left="-199" w:leftChars="-95" w:right="-199" w:rightChars="-95" w:firstLine="4140" w:firstLineChars="2300"/>
        <w:rPr>
          <w:color w:val="auto"/>
          <w:sz w:val="18"/>
          <w:szCs w:val="21"/>
        </w:rPr>
      </w:pPr>
    </w:p>
    <w:p w14:paraId="18C25803">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 xml:space="preserve">甲方:                                     </w:t>
      </w:r>
    </w:p>
    <w:p w14:paraId="0F10F1B5">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color w:val="auto"/>
          <w:sz w:val="21"/>
          <w:szCs w:val="21"/>
        </w:rPr>
      </w:pPr>
    </w:p>
    <w:p w14:paraId="402E37E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乙方(学员):</w:t>
      </w:r>
    </w:p>
    <w:p w14:paraId="1E7B63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身份证:</w:t>
      </w:r>
    </w:p>
    <w:p w14:paraId="5A608118">
      <w:pPr>
        <w:keepNext w:val="0"/>
        <w:keepLines w:val="0"/>
        <w:pageBreakBefore w:val="0"/>
        <w:widowControl w:val="0"/>
        <w:kinsoku/>
        <w:wordWrap/>
        <w:overflowPunct/>
        <w:topLinePunct w:val="0"/>
        <w:autoSpaceDE/>
        <w:autoSpaceDN/>
        <w:bidi w:val="0"/>
        <w:adjustRightInd/>
        <w:snapToGrid/>
        <w:spacing w:line="300" w:lineRule="exact"/>
        <w:ind w:firstLine="0"/>
        <w:textAlignment w:val="auto"/>
        <w:rPr>
          <w:ins w:id="0" w:author="赵欣旺" w:date="2025-01-22T17:07:47Z"/>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 w:val="21"/>
          <w:szCs w:val="21"/>
        </w:rPr>
        <w:t>联系电话:</w:t>
      </w:r>
      <w:r>
        <w:rPr>
          <w:rFonts w:hint="eastAsia"/>
          <w:lang w:val="en-US" w:eastAsia="zh-CN"/>
        </w:rPr>
        <w:t xml:space="preserve"> </w:t>
      </w:r>
      <w:r>
        <w:rPr>
          <w:rFonts w:hint="eastAsia"/>
          <w:lang w:val="en-US" w:eastAsia="zh-CN"/>
        </w:rPr>
        <w:br w:type="textWrapping"/>
      </w:r>
      <w:ins w:id="1" w:author="赵欣旺" w:date="2025-01-22T17:07:42Z">
        <w:r>
          <w:rPr>
            <w:rFonts w:hint="eastAsia" w:ascii="仿宋_GB2312" w:hAnsi="仿宋_GB2312" w:eastAsia="仿宋_GB2312" w:cs="仿宋_GB2312"/>
            <w:color w:val="auto"/>
            <w:szCs w:val="21"/>
            <w:lang w:val="en-US" w:eastAsia="zh-CN"/>
          </w:rPr>
          <w:t>紧急</w:t>
        </w:r>
      </w:ins>
      <w:ins w:id="2" w:author="赵欣旺" w:date="2025-01-22T17:07:43Z">
        <w:r>
          <w:rPr>
            <w:rFonts w:hint="eastAsia" w:ascii="仿宋_GB2312" w:hAnsi="仿宋_GB2312" w:eastAsia="仿宋_GB2312" w:cs="仿宋_GB2312"/>
            <w:color w:val="auto"/>
            <w:szCs w:val="21"/>
            <w:lang w:val="en-US" w:eastAsia="zh-CN"/>
          </w:rPr>
          <w:t>联系人</w:t>
        </w:r>
      </w:ins>
      <w:ins w:id="3" w:author="赵欣旺" w:date="2025-01-22T17:07:45Z">
        <w:r>
          <w:rPr>
            <w:rFonts w:hint="eastAsia" w:ascii="仿宋_GB2312" w:hAnsi="仿宋_GB2312" w:eastAsia="仿宋_GB2312" w:cs="仿宋_GB2312"/>
            <w:color w:val="auto"/>
            <w:szCs w:val="21"/>
            <w:lang w:val="en-US" w:eastAsia="zh-CN"/>
          </w:rPr>
          <w:t>电话：</w:t>
        </w:r>
      </w:ins>
    </w:p>
    <w:p w14:paraId="22B6913D">
      <w:pPr>
        <w:keepNext w:val="0"/>
        <w:keepLines w:val="0"/>
        <w:pageBreakBefore w:val="0"/>
        <w:widowControl w:val="0"/>
        <w:kinsoku/>
        <w:wordWrap/>
        <w:overflowPunct/>
        <w:topLinePunct w:val="0"/>
        <w:autoSpaceDE/>
        <w:autoSpaceDN/>
        <w:bidi w:val="0"/>
        <w:adjustRightInd/>
        <w:snapToGrid/>
        <w:spacing w:line="300" w:lineRule="exact"/>
        <w:ind w:firstLine="0"/>
        <w:textAlignment w:val="auto"/>
        <w:rPr>
          <w:rFonts w:hint="eastAsia" w:ascii="仿宋_GB2312" w:hAnsi="仿宋_GB2312" w:eastAsia="仿宋_GB2312" w:cs="仿宋_GB2312"/>
          <w:color w:val="auto"/>
          <w:szCs w:val="21"/>
          <w:lang w:val="en-US" w:eastAsia="zh-CN"/>
        </w:rPr>
      </w:pPr>
      <w:ins w:id="4" w:author="赵欣旺" w:date="2025-01-23T12:02:26Z">
        <w:r>
          <w:rPr>
            <w:rFonts w:hint="eastAsia" w:ascii="仿宋_GB2312" w:hAnsi="仿宋_GB2312" w:eastAsia="仿宋_GB2312" w:cs="仿宋_GB2312"/>
            <w:color w:val="auto"/>
            <w:szCs w:val="21"/>
            <w:lang w:val="en-US" w:eastAsia="zh-CN"/>
          </w:rPr>
          <w:t>与之关系：</w:t>
        </w:r>
      </w:ins>
    </w:p>
    <w:p w14:paraId="21FC3D1A">
      <w:pPr>
        <w:keepNext w:val="0"/>
        <w:keepLines w:val="0"/>
        <w:pageBreakBefore w:val="0"/>
        <w:widowControl w:val="0"/>
        <w:kinsoku/>
        <w:wordWrap/>
        <w:overflowPunct/>
        <w:topLinePunct w:val="0"/>
        <w:autoSpaceDE/>
        <w:autoSpaceDN/>
        <w:bidi w:val="0"/>
        <w:adjustRightInd/>
        <w:snapToGrid/>
        <w:spacing w:line="300" w:lineRule="exact"/>
        <w:ind w:firstLine="42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根据《中华人民共和国民法典》等有关法律法规政策的规定,甲、乙双方在自愿、平等的基础上,经协商,就有关机动车驾驶培训相关事宜达成如下协议：</w:t>
      </w:r>
    </w:p>
    <w:p w14:paraId="1FED8C11">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b w:val="0"/>
          <w:bCs w:val="0"/>
          <w:color w:val="auto"/>
          <w:sz w:val="21"/>
          <w:szCs w:val="21"/>
        </w:rPr>
        <w:t>合同摘要：</w:t>
      </w:r>
      <w:r>
        <w:rPr>
          <w:rFonts w:hint="eastAsia" w:ascii="仿宋_GB2312" w:hAnsi="仿宋_GB2312" w:eastAsia="仿宋_GB2312" w:cs="仿宋_GB2312"/>
          <w:color w:val="auto"/>
          <w:sz w:val="21"/>
          <w:szCs w:val="21"/>
        </w:rPr>
        <w:t>乙方自愿报名至甲方驾校报名点缴纳学费及相关费用参加机动车驾驶证的考前培训,乙方完成报名合同签订等培训前的手续后，甲方按时将乙方申报的准驾车型提供办理相关部门注册、送档、实际操作培训等服务。</w:t>
      </w:r>
    </w:p>
    <w:p w14:paraId="254BF930">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本合同中提及的驾驶培训服务及收费内容均指“先培后付尊享班”。</w:t>
      </w:r>
    </w:p>
    <w:p w14:paraId="6875B63A">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lang w:val="en-US" w:eastAsia="zh-CN"/>
        </w:rPr>
      </w:pPr>
      <w:ins w:id="5" w:author="赵欣旺" w:date="2025-01-22T17:09:49Z">
        <w:r>
          <w:rPr>
            <w:rFonts w:hint="eastAsia" w:ascii="仿宋_GB2312" w:hAnsi="仿宋_GB2312" w:eastAsia="仿宋_GB2312" w:cs="仿宋_GB2312"/>
            <w:color w:val="auto"/>
            <w:szCs w:val="21"/>
            <w:lang w:val="en-US" w:eastAsia="zh-CN"/>
          </w:rPr>
          <w:t>名词</w:t>
        </w:r>
      </w:ins>
      <w:ins w:id="6" w:author="赵欣旺" w:date="2025-01-22T17:09:50Z">
        <w:r>
          <w:rPr>
            <w:rFonts w:hint="eastAsia" w:ascii="仿宋_GB2312" w:hAnsi="仿宋_GB2312" w:eastAsia="仿宋_GB2312" w:cs="仿宋_GB2312"/>
            <w:color w:val="auto"/>
            <w:szCs w:val="21"/>
            <w:lang w:val="en-US" w:eastAsia="zh-CN"/>
          </w:rPr>
          <w:t>定义：</w:t>
        </w:r>
      </w:ins>
      <w:ins w:id="7" w:author="赵欣旺" w:date="2025-01-22T17:09:58Z">
        <w:r>
          <w:rPr>
            <w:rFonts w:hint="eastAsia" w:ascii="仿宋_GB2312" w:hAnsi="仿宋_GB2312" w:eastAsia="仿宋_GB2312" w:cs="仿宋_GB2312"/>
            <w:color w:val="auto"/>
            <w:szCs w:val="21"/>
            <w:lang w:val="en-US" w:eastAsia="zh-CN"/>
          </w:rPr>
          <w:t>科目三考试</w:t>
        </w:r>
      </w:ins>
      <w:ins w:id="8" w:author="赵欣旺" w:date="2025-01-22T17:09:59Z">
        <w:r>
          <w:rPr>
            <w:rFonts w:hint="eastAsia" w:ascii="仿宋_GB2312" w:hAnsi="仿宋_GB2312" w:eastAsia="仿宋_GB2312" w:cs="仿宋_GB2312"/>
            <w:color w:val="auto"/>
            <w:szCs w:val="21"/>
            <w:lang w:val="en-US" w:eastAsia="zh-CN"/>
          </w:rPr>
          <w:t>通过</w:t>
        </w:r>
      </w:ins>
      <w:ins w:id="9" w:author="赵欣旺" w:date="2025-01-22T17:10:00Z">
        <w:r>
          <w:rPr>
            <w:rFonts w:hint="eastAsia" w:ascii="仿宋_GB2312" w:hAnsi="仿宋_GB2312" w:eastAsia="仿宋_GB2312" w:cs="仿宋_GB2312"/>
            <w:color w:val="auto"/>
            <w:szCs w:val="21"/>
            <w:lang w:val="en-US" w:eastAsia="zh-CN"/>
          </w:rPr>
          <w:t>则</w:t>
        </w:r>
      </w:ins>
      <w:ins w:id="10" w:author="赵欣旺" w:date="2025-01-22T17:10:01Z">
        <w:r>
          <w:rPr>
            <w:rFonts w:hint="eastAsia" w:ascii="仿宋_GB2312" w:hAnsi="仿宋_GB2312" w:eastAsia="仿宋_GB2312" w:cs="仿宋_GB2312"/>
            <w:color w:val="auto"/>
            <w:szCs w:val="21"/>
            <w:lang w:val="en-US" w:eastAsia="zh-CN"/>
          </w:rPr>
          <w:t>视为“</w:t>
        </w:r>
      </w:ins>
      <w:ins w:id="11" w:author="赵欣旺" w:date="2025-01-22T17:10:05Z">
        <w:r>
          <w:rPr>
            <w:rFonts w:hint="eastAsia" w:ascii="仿宋_GB2312" w:hAnsi="仿宋_GB2312" w:eastAsia="仿宋_GB2312" w:cs="仿宋_GB2312"/>
            <w:color w:val="auto"/>
            <w:szCs w:val="21"/>
            <w:lang w:val="en-US" w:eastAsia="zh-CN"/>
          </w:rPr>
          <w:t>取得</w:t>
        </w:r>
      </w:ins>
      <w:ins w:id="12" w:author="赵欣旺" w:date="2025-01-22T17:10:06Z">
        <w:r>
          <w:rPr>
            <w:rFonts w:hint="eastAsia" w:ascii="仿宋_GB2312" w:hAnsi="仿宋_GB2312" w:eastAsia="仿宋_GB2312" w:cs="仿宋_GB2312"/>
            <w:color w:val="auto"/>
            <w:szCs w:val="21"/>
            <w:lang w:val="en-US" w:eastAsia="zh-CN"/>
          </w:rPr>
          <w:t>驾驶</w:t>
        </w:r>
      </w:ins>
      <w:ins w:id="13" w:author="赵欣旺" w:date="2025-01-22T17:10:08Z">
        <w:r>
          <w:rPr>
            <w:rFonts w:hint="eastAsia" w:ascii="仿宋_GB2312" w:hAnsi="仿宋_GB2312" w:eastAsia="仿宋_GB2312" w:cs="仿宋_GB2312"/>
            <w:color w:val="auto"/>
            <w:szCs w:val="21"/>
            <w:lang w:val="en-US" w:eastAsia="zh-CN"/>
          </w:rPr>
          <w:t>证</w:t>
        </w:r>
      </w:ins>
      <w:ins w:id="14" w:author="赵欣旺" w:date="2025-01-22T17:10:01Z">
        <w:r>
          <w:rPr>
            <w:rFonts w:hint="eastAsia" w:ascii="仿宋_GB2312" w:hAnsi="仿宋_GB2312" w:eastAsia="仿宋_GB2312" w:cs="仿宋_GB2312"/>
            <w:color w:val="auto"/>
            <w:szCs w:val="21"/>
            <w:lang w:val="en-US" w:eastAsia="zh-CN"/>
          </w:rPr>
          <w:t>”</w:t>
        </w:r>
      </w:ins>
    </w:p>
    <w:p w14:paraId="7CA98850">
      <w:pPr>
        <w:keepNext w:val="0"/>
        <w:keepLines w:val="0"/>
        <w:pageBreakBefore w:val="0"/>
        <w:widowControl w:val="0"/>
        <w:numPr>
          <w:ilvl w:val="-1"/>
          <w:numId w:val="0"/>
        </w:numPr>
        <w:kinsoku/>
        <w:wordWrap/>
        <w:overflowPunct/>
        <w:topLinePunct w:val="0"/>
        <w:autoSpaceDE/>
        <w:autoSpaceDN/>
        <w:bidi w:val="0"/>
        <w:adjustRightInd/>
        <w:snapToGrid/>
        <w:spacing w:line="300" w:lineRule="exact"/>
        <w:ind w:left="0" w:leftChars="0" w:firstLine="420" w:firstLineChars="200"/>
        <w:textAlignment w:val="auto"/>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培训报名费用及其他相关费用：</w:t>
      </w:r>
    </w:p>
    <w:p w14:paraId="2DEABBC8">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报名服务费:甲乙双方均确认,乙方所报班型为:</w:t>
      </w:r>
      <w:r>
        <w:rPr>
          <w:rFonts w:hint="eastAsia" w:ascii="仿宋_GB2312" w:hAnsi="仿宋_GB2312" w:eastAsia="仿宋_GB2312" w:cs="仿宋_GB2312"/>
          <w:b w:val="0"/>
          <w:bCs w:val="0"/>
          <w:color w:val="auto"/>
          <w:sz w:val="21"/>
          <w:szCs w:val="21"/>
          <w:u w:val="none"/>
        </w:rPr>
        <w:t>先培后付尊享班</w:t>
      </w:r>
      <w:r>
        <w:rPr>
          <w:rFonts w:hint="eastAsia" w:ascii="仿宋_GB2312" w:hAnsi="仿宋_GB2312" w:eastAsia="仿宋_GB2312" w:cs="仿宋_GB2312"/>
          <w:color w:val="auto"/>
          <w:sz w:val="21"/>
          <w:szCs w:val="21"/>
        </w:rPr>
        <w:t>，培训车型为</w:t>
      </w:r>
      <w:r>
        <w:rPr>
          <w:rFonts w:hint="eastAsia" w:ascii="仿宋_GB2312" w:hAnsi="仿宋_GB2312" w:eastAsia="仿宋_GB2312" w:cs="仿宋_GB2312"/>
          <w:color w:val="auto"/>
          <w:sz w:val="21"/>
          <w:szCs w:val="21"/>
          <w:u w:val="none"/>
        </w:rPr>
        <w:t xml:space="preserve"> </w:t>
      </w:r>
      <w:r>
        <w:rPr>
          <w:rFonts w:hint="eastAsia" w:ascii="仿宋_GB2312" w:hAnsi="仿宋_GB2312" w:eastAsia="仿宋_GB2312" w:cs="仿宋_GB2312"/>
          <w:color w:val="auto"/>
          <w:sz w:val="21"/>
          <w:szCs w:val="21"/>
          <w:u w:val="single"/>
        </w:rPr>
        <w:t xml:space="preserve">      </w:t>
      </w:r>
      <w:r>
        <w:rPr>
          <w:rFonts w:hint="eastAsia" w:ascii="仿宋_GB2312" w:hAnsi="仿宋_GB2312" w:eastAsia="仿宋_GB2312" w:cs="仿宋_GB2312"/>
          <w:color w:val="auto"/>
          <w:sz w:val="21"/>
          <w:szCs w:val="21"/>
          <w:u w:val="none"/>
        </w:rPr>
        <w:t xml:space="preserve">  </w:t>
      </w:r>
      <w:r>
        <w:rPr>
          <w:rFonts w:hint="eastAsia" w:ascii="仿宋_GB2312" w:hAnsi="仿宋_GB2312" w:eastAsia="仿宋_GB2312" w:cs="仿宋_GB2312"/>
          <w:color w:val="auto"/>
          <w:sz w:val="21"/>
          <w:szCs w:val="21"/>
        </w:rPr>
        <w:t>，班型为驾校一费制班。乙方在甲方完成报名、缴费注册等手续后，按照甲方申报的准驾车型，提供驾驶理论及实际操作培训服务，具体课时按照交通运输部、公安部《机动车驾驶培训教学与考试大纲》(交运发[2012]729号)执行。甲方向乙方收取培训费、考试费（当前实收</w:t>
      </w:r>
      <w:r>
        <w:rPr>
          <w:rFonts w:hint="eastAsia" w:ascii="仿宋_GB2312" w:hAnsi="仿宋_GB2312" w:eastAsia="仿宋_GB2312" w:cs="仿宋_GB2312"/>
          <w:b w:val="0"/>
          <w:bCs w:val="0"/>
          <w:color w:val="auto"/>
          <w:sz w:val="21"/>
          <w:szCs w:val="21"/>
          <w:u w:val="none"/>
        </w:rPr>
        <w:t xml:space="preserve"> 620 </w:t>
      </w:r>
      <w:r>
        <w:rPr>
          <w:rFonts w:hint="eastAsia" w:ascii="仿宋_GB2312" w:hAnsi="仿宋_GB2312" w:eastAsia="仿宋_GB2312" w:cs="仿宋_GB2312"/>
          <w:color w:val="auto"/>
          <w:sz w:val="21"/>
          <w:szCs w:val="21"/>
        </w:rPr>
        <w:t>元，剩余学费可在</w:t>
      </w:r>
      <w:ins w:id="15" w:author="赵欣旺" w:date="2025-01-22T17:08:17Z">
        <w:r>
          <w:rPr>
            <w:rFonts w:hint="eastAsia" w:ascii="仿宋_GB2312" w:hAnsi="仿宋_GB2312" w:eastAsia="仿宋_GB2312" w:cs="仿宋_GB2312"/>
            <w:color w:val="auto"/>
            <w:sz w:val="21"/>
            <w:szCs w:val="21"/>
            <w:lang w:val="en-US" w:eastAsia="zh-CN"/>
          </w:rPr>
          <w:t>科目三</w:t>
        </w:r>
      </w:ins>
      <w:ins w:id="16" w:author="赵欣旺" w:date="2025-01-22T17:15:32Z">
        <w:r>
          <w:rPr>
            <w:rFonts w:hint="eastAsia" w:ascii="仿宋_GB2312" w:hAnsi="仿宋_GB2312" w:eastAsia="仿宋_GB2312" w:cs="仿宋_GB2312"/>
            <w:color w:val="auto"/>
            <w:sz w:val="21"/>
            <w:szCs w:val="21"/>
            <w:lang w:val="en-US" w:eastAsia="zh-CN"/>
          </w:rPr>
          <w:t>考试</w:t>
        </w:r>
      </w:ins>
      <w:ins w:id="17" w:author="赵欣旺" w:date="2025-01-22T17:08:20Z">
        <w:r>
          <w:rPr>
            <w:rFonts w:hint="eastAsia" w:ascii="仿宋_GB2312" w:hAnsi="仿宋_GB2312" w:eastAsia="仿宋_GB2312" w:cs="仿宋_GB2312"/>
            <w:color w:val="auto"/>
            <w:sz w:val="21"/>
            <w:szCs w:val="21"/>
            <w:lang w:val="en-US" w:eastAsia="zh-CN"/>
          </w:rPr>
          <w:t>通过后</w:t>
        </w:r>
      </w:ins>
      <w:r>
        <w:rPr>
          <w:rFonts w:hint="eastAsia" w:ascii="仿宋_GB2312" w:hAnsi="仿宋_GB2312" w:eastAsia="仿宋_GB2312" w:cs="仿宋_GB2312"/>
          <w:color w:val="auto"/>
          <w:sz w:val="21"/>
          <w:szCs w:val="21"/>
        </w:rPr>
        <w:t>三日内履行付清余款</w:t>
      </w:r>
      <w:r>
        <w:rPr>
          <w:rFonts w:hint="eastAsia" w:ascii="仿宋_GB2312" w:hAnsi="仿宋_GB2312" w:eastAsia="仿宋_GB2312" w:cs="仿宋_GB2312"/>
          <w:b w:val="0"/>
          <w:bCs w:val="0"/>
          <w:color w:val="auto"/>
          <w:sz w:val="21"/>
          <w:szCs w:val="21"/>
          <w:u w:val="none"/>
        </w:rPr>
        <w:t xml:space="preserve"> 2060</w:t>
      </w:r>
      <w:r>
        <w:rPr>
          <w:rFonts w:hint="eastAsia" w:ascii="仿宋_GB2312" w:hAnsi="仿宋_GB2312" w:eastAsia="仿宋_GB2312" w:cs="仿宋_GB2312"/>
          <w:b w:val="0"/>
          <w:bCs w:val="0"/>
          <w:color w:val="auto"/>
          <w:sz w:val="21"/>
          <w:szCs w:val="21"/>
          <w:u w:val="none"/>
          <w:lang w:val="en-US" w:eastAsia="zh-CN"/>
        </w:rPr>
        <w:t xml:space="preserve"> </w:t>
      </w:r>
      <w:r>
        <w:rPr>
          <w:rFonts w:hint="eastAsia" w:ascii="仿宋_GB2312" w:hAnsi="仿宋_GB2312" w:eastAsia="仿宋_GB2312" w:cs="仿宋_GB2312"/>
          <w:color w:val="auto"/>
          <w:sz w:val="21"/>
          <w:szCs w:val="21"/>
        </w:rPr>
        <w:t>元的义务）。</w:t>
      </w:r>
    </w:p>
    <w:p w14:paraId="582A2199">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此班型应收费用为税前价格，包含以下费用：</w:t>
      </w:r>
    </w:p>
    <w:p w14:paraId="5F1A9ECA">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1、初考考试费510元（其中科一50元、科二200元、科三260元）。</w:t>
      </w:r>
    </w:p>
    <w:p w14:paraId="0EB7D46F">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2、培训大纲规定学时各科目的培训费。</w:t>
      </w:r>
    </w:p>
    <w:p w14:paraId="069AA9E3">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3、代收代缴费用：工本费10元。</w:t>
      </w:r>
    </w:p>
    <w:p w14:paraId="5BA15380">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4、包含科目二科目三补训费、空调费、意外险、油费。</w:t>
      </w:r>
    </w:p>
    <w:p w14:paraId="140648BB">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5、所有费用通过智校乐APP平台进行支付,智校乐app是本合同内所有缴费唯一通道，请下载智校乐app进行相关费用缴纳。乙方通过其他任何渠道进行缴费所造成的一切后果由乙方自己承担，甲方概不负责。交完学费后，驾校不再收取任何费用直到拿到驾驶证（除医院驾驶员体检费用30元、</w:t>
      </w:r>
      <w:ins w:id="18" w:author="赵欣旺" w:date="2025-01-23T12:03:24Z">
        <w:r>
          <w:rPr>
            <w:rFonts w:hint="eastAsia" w:ascii="仿宋_GB2312" w:hAnsi="仿宋_GB2312" w:eastAsia="仿宋_GB2312" w:cs="仿宋_GB2312"/>
            <w:color w:val="auto"/>
            <w:sz w:val="21"/>
            <w:szCs w:val="21"/>
            <w:lang w:val="en-US" w:eastAsia="zh-CN"/>
          </w:rPr>
          <w:t>计时培训</w:t>
        </w:r>
      </w:ins>
      <w:ins w:id="19" w:author="赵欣旺" w:date="2025-01-23T12:03:26Z">
        <w:r>
          <w:rPr>
            <w:rFonts w:hint="eastAsia" w:ascii="仿宋_GB2312" w:hAnsi="仿宋_GB2312" w:eastAsia="仿宋_GB2312" w:cs="仿宋_GB2312"/>
            <w:color w:val="auto"/>
            <w:sz w:val="21"/>
            <w:szCs w:val="21"/>
            <w:lang w:val="en-US" w:eastAsia="zh-CN"/>
          </w:rPr>
          <w:t>打卡费1</w:t>
        </w:r>
      </w:ins>
      <w:ins w:id="20" w:author="赵欣旺" w:date="2025-01-23T12:03:27Z">
        <w:r>
          <w:rPr>
            <w:rFonts w:hint="eastAsia" w:ascii="仿宋_GB2312" w:hAnsi="仿宋_GB2312" w:eastAsia="仿宋_GB2312" w:cs="仿宋_GB2312"/>
            <w:color w:val="auto"/>
            <w:sz w:val="21"/>
            <w:szCs w:val="21"/>
            <w:lang w:val="en-US" w:eastAsia="zh-CN"/>
          </w:rPr>
          <w:t>00元</w:t>
        </w:r>
      </w:ins>
      <w:r>
        <w:rPr>
          <w:rFonts w:hint="eastAsia" w:ascii="仿宋_GB2312" w:hAnsi="仿宋_GB2312" w:eastAsia="仿宋_GB2312" w:cs="仿宋_GB2312"/>
          <w:color w:val="auto"/>
          <w:sz w:val="21"/>
          <w:szCs w:val="21"/>
        </w:rPr>
        <w:t>科目二科目三不限次数模拟考场各300元</w:t>
      </w:r>
      <w:ins w:id="21" w:author="赵欣旺" w:date="2025-01-23T12:06:25Z">
        <w:r>
          <w:rPr>
            <w:rFonts w:hint="eastAsia" w:ascii="仿宋_GB2312" w:hAnsi="仿宋_GB2312" w:eastAsia="仿宋_GB2312" w:cs="仿宋_GB2312"/>
            <w:color w:val="auto"/>
            <w:sz w:val="21"/>
            <w:szCs w:val="21"/>
            <w:lang w:eastAsia="zh-CN"/>
          </w:rPr>
          <w:t>（</w:t>
        </w:r>
      </w:ins>
      <w:ins w:id="22" w:author="赵欣旺" w:date="2025-01-23T12:06:27Z">
        <w:r>
          <w:rPr>
            <w:rFonts w:hint="eastAsia" w:ascii="仿宋_GB2312" w:hAnsi="仿宋_GB2312" w:eastAsia="仿宋_GB2312" w:cs="仿宋_GB2312"/>
            <w:color w:val="auto"/>
            <w:sz w:val="21"/>
            <w:szCs w:val="21"/>
            <w:lang w:val="en-US" w:eastAsia="zh-CN"/>
          </w:rPr>
          <w:t>共计</w:t>
        </w:r>
      </w:ins>
      <w:ins w:id="23" w:author="赵欣旺" w:date="2025-01-23T12:06:31Z">
        <w:r>
          <w:rPr>
            <w:rFonts w:hint="eastAsia" w:ascii="仿宋_GB2312" w:hAnsi="仿宋_GB2312" w:eastAsia="仿宋_GB2312" w:cs="仿宋_GB2312"/>
            <w:color w:val="auto"/>
            <w:sz w:val="21"/>
            <w:szCs w:val="21"/>
            <w:lang w:val="en-US" w:eastAsia="zh-CN"/>
          </w:rPr>
          <w:t>7</w:t>
        </w:r>
      </w:ins>
      <w:ins w:id="24" w:author="赵欣旺" w:date="2025-01-23T12:06:32Z">
        <w:r>
          <w:rPr>
            <w:rFonts w:hint="eastAsia" w:ascii="仿宋_GB2312" w:hAnsi="仿宋_GB2312" w:eastAsia="仿宋_GB2312" w:cs="仿宋_GB2312"/>
            <w:color w:val="auto"/>
            <w:sz w:val="21"/>
            <w:szCs w:val="21"/>
            <w:lang w:val="en-US" w:eastAsia="zh-CN"/>
          </w:rPr>
          <w:t>30</w:t>
        </w:r>
      </w:ins>
      <w:ins w:id="25" w:author="赵欣旺" w:date="2025-01-23T12:06:28Z">
        <w:r>
          <w:rPr>
            <w:rFonts w:hint="eastAsia" w:ascii="仿宋_GB2312" w:hAnsi="仿宋_GB2312" w:eastAsia="仿宋_GB2312" w:cs="仿宋_GB2312"/>
            <w:color w:val="auto"/>
            <w:sz w:val="21"/>
            <w:szCs w:val="21"/>
            <w:lang w:val="en-US" w:eastAsia="zh-CN"/>
          </w:rPr>
          <w:t>元</w:t>
        </w:r>
      </w:ins>
      <w:ins w:id="26" w:author="赵欣旺" w:date="2025-01-23T12:06:25Z">
        <w:r>
          <w:rPr>
            <w:rFonts w:hint="eastAsia" w:ascii="仿宋_GB2312" w:hAnsi="仿宋_GB2312" w:eastAsia="仿宋_GB2312" w:cs="仿宋_GB2312"/>
            <w:color w:val="auto"/>
            <w:sz w:val="21"/>
            <w:szCs w:val="21"/>
            <w:lang w:eastAsia="zh-CN"/>
          </w:rPr>
          <w:t>）</w:t>
        </w:r>
      </w:ins>
      <w:r>
        <w:rPr>
          <w:rFonts w:hint="eastAsia" w:ascii="仿宋_GB2312" w:hAnsi="仿宋_GB2312" w:eastAsia="仿宋_GB2312" w:cs="仿宋_GB2312"/>
          <w:color w:val="auto"/>
          <w:sz w:val="21"/>
          <w:szCs w:val="21"/>
        </w:rPr>
        <w:t>及补考费外），考场场地费考试当天学员自行缴纳到考场和考车模拟费自愿模拟原则，（此几项费用不包含在学费内，以各考场公布的为准，</w:t>
      </w:r>
      <w:ins w:id="27" w:author="赵欣旺" w:date="2025-01-22T17:20:23Z">
        <w:r>
          <w:rPr>
            <w:rFonts w:hint="eastAsia" w:ascii="仿宋_GB2312" w:hAnsi="仿宋_GB2312" w:eastAsia="仿宋_GB2312" w:cs="仿宋_GB2312"/>
            <w:color w:val="auto"/>
            <w:sz w:val="21"/>
            <w:szCs w:val="21"/>
            <w:lang w:val="en-US" w:eastAsia="zh-CN"/>
          </w:rPr>
          <w:t>青竹湖</w:t>
        </w:r>
      </w:ins>
      <w:ins w:id="28" w:author="赵欣旺" w:date="2025-01-22T17:20:24Z">
        <w:r>
          <w:rPr>
            <w:rFonts w:hint="eastAsia" w:ascii="仿宋_GB2312" w:hAnsi="仿宋_GB2312" w:eastAsia="仿宋_GB2312" w:cs="仿宋_GB2312"/>
            <w:color w:val="auto"/>
            <w:sz w:val="21"/>
            <w:szCs w:val="21"/>
            <w:lang w:val="en-US" w:eastAsia="zh-CN"/>
          </w:rPr>
          <w:t>考场</w:t>
        </w:r>
      </w:ins>
      <w:ins w:id="29" w:author="赵欣旺" w:date="2025-01-22T17:20:27Z">
        <w:r>
          <w:rPr>
            <w:rFonts w:hint="eastAsia" w:ascii="仿宋_GB2312" w:hAnsi="仿宋_GB2312" w:eastAsia="仿宋_GB2312" w:cs="仿宋_GB2312"/>
            <w:color w:val="auto"/>
            <w:sz w:val="21"/>
            <w:szCs w:val="21"/>
            <w:lang w:val="en-US" w:eastAsia="zh-CN"/>
          </w:rPr>
          <w:t>免收</w:t>
        </w:r>
      </w:ins>
      <w:ins w:id="30" w:author="赵欣旺" w:date="2025-01-22T17:20:28Z">
        <w:r>
          <w:rPr>
            <w:rFonts w:hint="eastAsia" w:ascii="仿宋_GB2312" w:hAnsi="仿宋_GB2312" w:eastAsia="仿宋_GB2312" w:cs="仿宋_GB2312"/>
            <w:color w:val="auto"/>
            <w:sz w:val="21"/>
            <w:szCs w:val="21"/>
            <w:lang w:val="en-US" w:eastAsia="zh-CN"/>
          </w:rPr>
          <w:t>场地费</w:t>
        </w:r>
      </w:ins>
      <w:r>
        <w:rPr>
          <w:rFonts w:hint="eastAsia" w:ascii="仿宋_GB2312" w:hAnsi="仿宋_GB2312" w:eastAsia="仿宋_GB2312" w:cs="仿宋_GB2312"/>
          <w:color w:val="auto"/>
          <w:sz w:val="21"/>
          <w:szCs w:val="21"/>
        </w:rPr>
        <w:t>）;</w:t>
      </w:r>
    </w:p>
    <w:p w14:paraId="3738C291">
      <w:pPr>
        <w:spacing w:line="300" w:lineRule="exact"/>
        <w:ind w:firstLine="420" w:firstLineChars="200"/>
        <w:rPr>
          <w:ins w:id="31" w:author="赵欣旺" w:date="2025-01-22T17:11:41Z"/>
          <w:rFonts w:hint="eastAsia" w:ascii="仿宋_GB2312" w:hAnsi="仿宋_GB2312" w:eastAsia="仿宋_GB2312" w:cs="仿宋_GB2312"/>
          <w:color w:val="auto"/>
          <w:szCs w:val="21"/>
        </w:rPr>
      </w:pPr>
      <w:r>
        <w:rPr>
          <w:rFonts w:hint="eastAsia" w:ascii="仿宋_GB2312" w:hAnsi="仿宋_GB2312" w:eastAsia="仿宋_GB2312" w:cs="仿宋_GB2312"/>
          <w:color w:val="auto"/>
          <w:sz w:val="21"/>
          <w:szCs w:val="21"/>
          <w:lang w:val="en-US" w:eastAsia="zh-CN"/>
        </w:rPr>
        <w:t>6、</w:t>
      </w:r>
      <w:ins w:id="32" w:author="赵欣旺" w:date="2025-01-22T17:11:41Z">
        <w:r>
          <w:rPr>
            <w:rFonts w:hint="eastAsia" w:ascii="仿宋_GB2312" w:hAnsi="仿宋_GB2312" w:eastAsia="仿宋_GB2312" w:cs="仿宋_GB2312"/>
            <w:color w:val="auto"/>
            <w:szCs w:val="21"/>
            <w:lang w:val="en-US" w:eastAsia="zh-CN"/>
          </w:rPr>
          <w:t>此班型包含的费用均为打包项目，不可拆开计算。如因自身原因而导致未能享有部分条款，将不会在尾款缴纳中另外做费用扣除。</w:t>
        </w:r>
      </w:ins>
    </w:p>
    <w:p w14:paraId="5B2C6100">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lang w:val="en-US" w:eastAsia="zh-CN"/>
        </w:rPr>
      </w:pPr>
    </w:p>
    <w:p w14:paraId="2D6FF682">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二、报名班型缴费方式及相关约定：</w:t>
      </w:r>
    </w:p>
    <w:p w14:paraId="1D8B6B86">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乙方选择“先培后付尊享班型”的，须按照此项约定缴费：</w:t>
      </w:r>
      <w:ins w:id="33" w:author="赵欣旺" w:date="2025-01-22T17:09:02Z">
        <w:r>
          <w:rPr>
            <w:rFonts w:hint="eastAsia" w:ascii="仿宋_GB2312" w:hAnsi="仿宋_GB2312" w:eastAsia="仿宋_GB2312" w:cs="仿宋_GB2312"/>
            <w:color w:val="auto"/>
            <w:sz w:val="21"/>
            <w:szCs w:val="21"/>
            <w:lang w:val="en-US" w:eastAsia="zh-CN"/>
          </w:rPr>
          <w:t>科目三</w:t>
        </w:r>
      </w:ins>
      <w:ins w:id="34" w:author="赵欣旺" w:date="2025-01-22T17:09:03Z">
        <w:r>
          <w:rPr>
            <w:rFonts w:hint="eastAsia" w:ascii="仿宋_GB2312" w:hAnsi="仿宋_GB2312" w:eastAsia="仿宋_GB2312" w:cs="仿宋_GB2312"/>
            <w:color w:val="auto"/>
            <w:sz w:val="21"/>
            <w:szCs w:val="21"/>
            <w:lang w:val="en-US" w:eastAsia="zh-CN"/>
          </w:rPr>
          <w:t>考试</w:t>
        </w:r>
      </w:ins>
      <w:ins w:id="35" w:author="赵欣旺" w:date="2025-01-22T17:09:05Z">
        <w:r>
          <w:rPr>
            <w:rFonts w:hint="eastAsia" w:ascii="仿宋_GB2312" w:hAnsi="仿宋_GB2312" w:eastAsia="仿宋_GB2312" w:cs="仿宋_GB2312"/>
            <w:color w:val="auto"/>
            <w:sz w:val="21"/>
            <w:szCs w:val="21"/>
            <w:lang w:val="en-US" w:eastAsia="zh-CN"/>
          </w:rPr>
          <w:t>通过后</w:t>
        </w:r>
      </w:ins>
      <w:r>
        <w:rPr>
          <w:rFonts w:hint="eastAsia" w:ascii="仿宋_GB2312" w:hAnsi="仿宋_GB2312" w:eastAsia="仿宋_GB2312" w:cs="仿宋_GB2312"/>
          <w:b w:val="0"/>
          <w:bCs w:val="0"/>
          <w:color w:val="auto"/>
          <w:sz w:val="21"/>
          <w:szCs w:val="21"/>
          <w:u w:val="none"/>
        </w:rPr>
        <w:t>三天内</w:t>
      </w:r>
      <w:r>
        <w:rPr>
          <w:rFonts w:hint="eastAsia" w:ascii="仿宋_GB2312" w:hAnsi="仿宋_GB2312" w:eastAsia="仿宋_GB2312" w:cs="仿宋_GB2312"/>
          <w:color w:val="auto"/>
          <w:sz w:val="21"/>
          <w:szCs w:val="21"/>
        </w:rPr>
        <w:t>一次性通过“智校乐”平台向甲方缴纳所选车型剩余报名培训费用</w:t>
      </w:r>
      <w:r>
        <w:rPr>
          <w:rFonts w:hint="eastAsia" w:ascii="仿宋_GB2312" w:hAnsi="仿宋_GB2312" w:eastAsia="仿宋_GB2312" w:cs="仿宋_GB2312"/>
          <w:color w:val="auto"/>
          <w:sz w:val="21"/>
          <w:szCs w:val="21"/>
          <w:u w:val="none"/>
        </w:rPr>
        <w:t xml:space="preserve"> </w:t>
      </w:r>
      <w:r>
        <w:rPr>
          <w:rFonts w:hint="eastAsia" w:ascii="仿宋_GB2312" w:hAnsi="仿宋_GB2312" w:eastAsia="仿宋_GB2312" w:cs="仿宋_GB2312"/>
          <w:b w:val="0"/>
          <w:bCs w:val="0"/>
          <w:color w:val="auto"/>
          <w:sz w:val="21"/>
          <w:szCs w:val="21"/>
          <w:u w:val="none"/>
        </w:rPr>
        <w:t>2060</w:t>
      </w:r>
      <w:r>
        <w:rPr>
          <w:rFonts w:hint="eastAsia" w:ascii="仿宋_GB2312" w:hAnsi="仿宋_GB2312" w:eastAsia="仿宋_GB2312" w:cs="仿宋_GB2312"/>
          <w:color w:val="auto"/>
          <w:sz w:val="21"/>
          <w:szCs w:val="21"/>
          <w:u w:val="none"/>
        </w:rPr>
        <w:t xml:space="preserve"> </w:t>
      </w:r>
      <w:r>
        <w:rPr>
          <w:rFonts w:hint="eastAsia" w:ascii="仿宋_GB2312" w:hAnsi="仿宋_GB2312" w:eastAsia="仿宋_GB2312" w:cs="仿宋_GB2312"/>
          <w:color w:val="auto"/>
          <w:sz w:val="21"/>
          <w:szCs w:val="21"/>
        </w:rPr>
        <w:t>元，培训过程中也可以将学费付清，</w:t>
      </w:r>
      <w:r>
        <w:rPr>
          <w:rFonts w:hint="eastAsia" w:ascii="仿宋_GB2312" w:hAnsi="仿宋_GB2312" w:eastAsia="仿宋_GB2312" w:cs="仿宋_GB2312"/>
          <w:b w:val="0"/>
          <w:bCs w:val="0"/>
          <w:color w:val="auto"/>
          <w:sz w:val="21"/>
          <w:szCs w:val="21"/>
        </w:rPr>
        <w:t>如乙方在签订本合同</w:t>
      </w:r>
      <w:r>
        <w:rPr>
          <w:rFonts w:hint="eastAsia" w:ascii="仿宋_GB2312" w:hAnsi="仿宋_GB2312" w:eastAsia="仿宋_GB2312" w:cs="仿宋_GB2312"/>
          <w:b w:val="0"/>
          <w:bCs w:val="0"/>
          <w:color w:val="auto"/>
          <w:sz w:val="21"/>
          <w:szCs w:val="21"/>
          <w:u w:val="none"/>
        </w:rPr>
        <w:t xml:space="preserve"> </w:t>
      </w:r>
      <w:ins w:id="36" w:author="赵欣旺" w:date="2025-01-22T17:09:27Z">
        <w:r>
          <w:rPr>
            <w:rFonts w:hint="eastAsia" w:ascii="仿宋_GB2312" w:hAnsi="仿宋_GB2312" w:eastAsia="仿宋_GB2312" w:cs="仿宋_GB2312"/>
            <w:b w:val="0"/>
            <w:bCs w:val="0"/>
            <w:color w:val="auto"/>
            <w:sz w:val="21"/>
            <w:szCs w:val="21"/>
            <w:u w:val="none"/>
            <w:lang w:val="en-US" w:eastAsia="zh-CN"/>
          </w:rPr>
          <w:t>半年</w:t>
        </w:r>
      </w:ins>
      <w:r>
        <w:rPr>
          <w:rFonts w:hint="eastAsia" w:ascii="仿宋_GB2312" w:hAnsi="仿宋_GB2312" w:eastAsia="仿宋_GB2312" w:cs="仿宋_GB2312"/>
          <w:b w:val="0"/>
          <w:bCs w:val="0"/>
          <w:color w:val="auto"/>
          <w:sz w:val="21"/>
          <w:szCs w:val="21"/>
          <w:u w:val="none"/>
        </w:rPr>
        <w:t xml:space="preserve"> </w:t>
      </w:r>
      <w:r>
        <w:rPr>
          <w:rFonts w:hint="eastAsia" w:ascii="仿宋_GB2312" w:hAnsi="仿宋_GB2312" w:eastAsia="仿宋_GB2312" w:cs="仿宋_GB2312"/>
          <w:b w:val="0"/>
          <w:bCs w:val="0"/>
          <w:color w:val="auto"/>
          <w:sz w:val="21"/>
          <w:szCs w:val="21"/>
        </w:rPr>
        <w:t>内</w:t>
      </w:r>
      <w:ins w:id="37" w:author="赵欣旺" w:date="2025-01-22T17:09:34Z">
        <w:r>
          <w:rPr>
            <w:rFonts w:hint="eastAsia" w:ascii="仿宋_GB2312" w:hAnsi="仿宋_GB2312" w:eastAsia="仿宋_GB2312" w:cs="仿宋_GB2312"/>
            <w:b w:val="0"/>
            <w:bCs w:val="0"/>
            <w:color w:val="auto"/>
            <w:sz w:val="21"/>
            <w:szCs w:val="21"/>
            <w:lang w:val="en-US" w:eastAsia="zh-CN"/>
          </w:rPr>
          <w:t>未通过</w:t>
        </w:r>
      </w:ins>
      <w:ins w:id="38" w:author="赵欣旺" w:date="2025-01-22T17:09:36Z">
        <w:r>
          <w:rPr>
            <w:rFonts w:hint="eastAsia" w:ascii="仿宋_GB2312" w:hAnsi="仿宋_GB2312" w:eastAsia="仿宋_GB2312" w:cs="仿宋_GB2312"/>
            <w:b w:val="0"/>
            <w:bCs w:val="0"/>
            <w:color w:val="auto"/>
            <w:sz w:val="21"/>
            <w:szCs w:val="21"/>
            <w:lang w:val="en-US" w:eastAsia="zh-CN"/>
          </w:rPr>
          <w:t>科目三考试</w:t>
        </w:r>
      </w:ins>
      <w:r>
        <w:rPr>
          <w:rFonts w:hint="eastAsia" w:ascii="仿宋_GB2312" w:hAnsi="仿宋_GB2312" w:eastAsia="仿宋_GB2312" w:cs="仿宋_GB2312"/>
          <w:b w:val="0"/>
          <w:bCs w:val="0"/>
          <w:color w:val="auto"/>
          <w:sz w:val="21"/>
          <w:szCs w:val="21"/>
        </w:rPr>
        <w:t>，</w:t>
      </w:r>
      <w:r>
        <w:rPr>
          <w:rFonts w:hint="eastAsia" w:ascii="仿宋_GB2312" w:hAnsi="仿宋_GB2312" w:eastAsia="仿宋_GB2312" w:cs="仿宋_GB2312"/>
          <w:color w:val="auto"/>
          <w:sz w:val="21"/>
          <w:szCs w:val="21"/>
        </w:rPr>
        <w:t>须通过“智校乐”平台</w:t>
      </w:r>
      <w:r>
        <w:rPr>
          <w:rFonts w:hint="eastAsia" w:ascii="仿宋_GB2312" w:hAnsi="仿宋_GB2312" w:eastAsia="仿宋_GB2312" w:cs="仿宋_GB2312"/>
          <w:b w:val="0"/>
          <w:bCs w:val="0"/>
          <w:color w:val="auto"/>
          <w:sz w:val="21"/>
          <w:szCs w:val="21"/>
        </w:rPr>
        <w:t>向甲方缴纳所有学费尾款。</w:t>
      </w:r>
      <w:ins w:id="39" w:author="赵欣旺" w:date="2025-01-22T17:14:32Z">
        <w:r>
          <w:rPr>
            <w:rFonts w:hint="eastAsia" w:ascii="仿宋_GB2312" w:hAnsi="仿宋_GB2312" w:eastAsia="仿宋_GB2312" w:cs="仿宋_GB2312"/>
            <w:color w:val="auto"/>
            <w:szCs w:val="21"/>
            <w:lang w:val="en-US" w:eastAsia="zh-CN"/>
          </w:rPr>
          <w:t>缴纳尾款后，甲方有义务继续履行培训职责直到乙方科目三考试通过。</w:t>
        </w:r>
      </w:ins>
    </w:p>
    <w:p w14:paraId="383C5F38">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仿宋_GB2312" w:hAnsi="仿宋_GB2312" w:eastAsia="仿宋_GB2312" w:cs="仿宋_GB2312"/>
          <w:color w:val="auto"/>
          <w:sz w:val="21"/>
          <w:szCs w:val="21"/>
        </w:rPr>
      </w:pPr>
    </w:p>
    <w:p w14:paraId="1D698A95">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color w:val="auto"/>
          <w:sz w:val="21"/>
          <w:szCs w:val="21"/>
        </w:rPr>
        <w:t>三、甲方的权利和义务</w:t>
      </w:r>
    </w:p>
    <w:p w14:paraId="54A4BF88">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1、</w:t>
      </w:r>
      <w:r>
        <w:rPr>
          <w:rFonts w:hint="eastAsia" w:ascii="仿宋_GB2312" w:hAnsi="仿宋_GB2312" w:eastAsia="仿宋_GB2312" w:cs="仿宋_GB2312"/>
          <w:color w:val="auto"/>
          <w:sz w:val="21"/>
          <w:szCs w:val="21"/>
        </w:rPr>
        <w:t>甲方应当负责对乙方建立完整的学员档案，档案保存期限不少于4年。</w:t>
      </w:r>
    </w:p>
    <w:p w14:paraId="5E503434">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2、</w:t>
      </w:r>
      <w:r>
        <w:rPr>
          <w:rFonts w:hint="eastAsia" w:ascii="仿宋_GB2312" w:hAnsi="仿宋_GB2312" w:eastAsia="仿宋_GB2312" w:cs="仿宋_GB2312"/>
          <w:color w:val="auto"/>
          <w:sz w:val="21"/>
          <w:szCs w:val="21"/>
        </w:rPr>
        <w:t>甲方应根据国家《机动车驾驶培训教学与考试大纲》规定的教学项目、课时对乙方进行培训，并为乙方提供持证上岗的合格教练员、培训车辆和培训场地等。</w:t>
      </w:r>
    </w:p>
    <w:p w14:paraId="5359AFCD">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3、</w:t>
      </w:r>
      <w:r>
        <w:rPr>
          <w:rFonts w:hint="eastAsia" w:ascii="仿宋_GB2312" w:hAnsi="仿宋_GB2312" w:eastAsia="仿宋_GB2312" w:cs="仿宋_GB2312"/>
          <w:color w:val="auto"/>
          <w:sz w:val="21"/>
          <w:szCs w:val="21"/>
        </w:rPr>
        <w:t>乙方除了支付本合同约定的费用外，甲方不再向乙方收取其他任何费用。乙方如拒交补考后续相关费用，甲方有权利中止继续培训。</w:t>
      </w:r>
    </w:p>
    <w:p w14:paraId="3621A246">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lang w:val="en-US" w:eastAsia="zh-CN"/>
        </w:rPr>
        <w:pPrChange w:id="40" w:author="赵欣旺" w:date="2025-02-14T10:58:28Z">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pPr>
        </w:pPrChange>
      </w:pPr>
      <w:r>
        <w:rPr>
          <w:rFonts w:hint="eastAsia" w:ascii="仿宋_GB2312" w:hAnsi="仿宋_GB2312" w:eastAsia="仿宋_GB2312" w:cs="仿宋_GB2312"/>
          <w:color w:val="auto"/>
          <w:sz w:val="21"/>
          <w:szCs w:val="21"/>
          <w:lang w:val="en-US" w:eastAsia="zh-CN"/>
        </w:rPr>
        <w:t>4、</w:t>
      </w:r>
      <w:r>
        <w:rPr>
          <w:rFonts w:hint="eastAsia" w:ascii="仿宋_GB2312" w:hAnsi="仿宋_GB2312" w:eastAsia="仿宋_GB2312" w:cs="仿宋_GB2312"/>
          <w:color w:val="auto"/>
          <w:sz w:val="21"/>
          <w:szCs w:val="21"/>
        </w:rPr>
        <w:t>依照相关部门的规定，甲方有权在培训过程中对乙方进行指纹采集、拍照验证及录像备案。</w:t>
      </w:r>
    </w:p>
    <w:p w14:paraId="56BF9FF8">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color w:val="auto"/>
          <w:sz w:val="21"/>
          <w:szCs w:val="21"/>
        </w:rPr>
        <w:t>四、乙方的权利和义务</w:t>
      </w:r>
    </w:p>
    <w:p w14:paraId="6942D422">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1、</w:t>
      </w:r>
      <w:r>
        <w:rPr>
          <w:rFonts w:hint="eastAsia" w:ascii="仿宋_GB2312" w:hAnsi="仿宋_GB2312" w:eastAsia="仿宋_GB2312" w:cs="仿宋_GB2312"/>
          <w:color w:val="auto"/>
          <w:sz w:val="21"/>
          <w:szCs w:val="21"/>
        </w:rPr>
        <w:t>乙方有预约培训时间和选择教练员的权力。</w:t>
      </w:r>
    </w:p>
    <w:p w14:paraId="25A9F505">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2、</w:t>
      </w:r>
      <w:r>
        <w:rPr>
          <w:rFonts w:hint="eastAsia" w:ascii="仿宋_GB2312" w:hAnsi="仿宋_GB2312" w:eastAsia="仿宋_GB2312" w:cs="仿宋_GB2312"/>
          <w:color w:val="auto"/>
          <w:sz w:val="21"/>
          <w:szCs w:val="21"/>
        </w:rPr>
        <w:t>乙方有权对甲方不按教学大纲进行培训的行为进行投诉。</w:t>
      </w:r>
    </w:p>
    <w:p w14:paraId="610E7F1B">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3、</w:t>
      </w:r>
      <w:r>
        <w:rPr>
          <w:rFonts w:hint="eastAsia" w:ascii="仿宋_GB2312" w:hAnsi="仿宋_GB2312" w:eastAsia="仿宋_GB2312" w:cs="仿宋_GB2312"/>
          <w:color w:val="auto"/>
          <w:sz w:val="21"/>
          <w:szCs w:val="21"/>
        </w:rPr>
        <w:t>乙方有权对教练员索取、收受学员财物或谋取其他利益等违规行为进行举报（证实拿一返三）。</w:t>
      </w:r>
    </w:p>
    <w:p w14:paraId="10C6A567">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4、</w:t>
      </w:r>
      <w:r>
        <w:rPr>
          <w:rFonts w:hint="eastAsia" w:ascii="仿宋_GB2312" w:hAnsi="仿宋_GB2312" w:eastAsia="仿宋_GB2312" w:cs="仿宋_GB2312"/>
          <w:color w:val="auto"/>
          <w:sz w:val="21"/>
          <w:szCs w:val="21"/>
        </w:rPr>
        <w:t>甲方不履行本合同或有严重损害乙方利益的行为，乙方有权向甲方解除合同。</w:t>
      </w:r>
    </w:p>
    <w:p w14:paraId="589AEA99">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5、</w:t>
      </w:r>
      <w:r>
        <w:rPr>
          <w:rFonts w:hint="eastAsia" w:ascii="仿宋_GB2312" w:hAnsi="仿宋_GB2312" w:eastAsia="仿宋_GB2312" w:cs="仿宋_GB2312"/>
          <w:color w:val="auto"/>
          <w:sz w:val="21"/>
          <w:szCs w:val="21"/>
        </w:rPr>
        <w:t>乙方应遵守预约培训时间、预约各科考试时间，因乙方缺考所产生的后果由乙方承担。</w:t>
      </w:r>
    </w:p>
    <w:p w14:paraId="7BD0A409">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6、</w:t>
      </w:r>
      <w:r>
        <w:rPr>
          <w:rFonts w:hint="eastAsia" w:ascii="仿宋_GB2312" w:hAnsi="仿宋_GB2312" w:eastAsia="仿宋_GB2312" w:cs="仿宋_GB2312"/>
          <w:color w:val="auto"/>
          <w:sz w:val="21"/>
          <w:szCs w:val="21"/>
        </w:rPr>
        <w:t>乙方须严格遵守交通法规和培训规程，在无教练员指导的情况下擅自操作教练车和教学设备造成后果的，应承担相应责任。因乙方不服从甲方教练员的指导，在培训过程中造成事故的，乙方应承担由此造成的法律、经济责任。</w:t>
      </w:r>
    </w:p>
    <w:p w14:paraId="5A4F5A51">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7、</w:t>
      </w:r>
      <w:r>
        <w:rPr>
          <w:rFonts w:hint="eastAsia" w:ascii="仿宋_GB2312" w:hAnsi="仿宋_GB2312" w:eastAsia="仿宋_GB2312" w:cs="仿宋_GB2312"/>
          <w:color w:val="auto"/>
          <w:sz w:val="21"/>
          <w:szCs w:val="21"/>
        </w:rPr>
        <w:t>乙方承担因自身原因造成机动车驾驶技能准考证时间失效的责任。</w:t>
      </w:r>
    </w:p>
    <w:p w14:paraId="36EE29C4">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8、</w:t>
      </w:r>
      <w:r>
        <w:rPr>
          <w:rFonts w:hint="eastAsia" w:ascii="仿宋_GB2312" w:hAnsi="仿宋_GB2312" w:eastAsia="仿宋_GB2312" w:cs="仿宋_GB2312"/>
          <w:color w:val="auto"/>
          <w:sz w:val="21"/>
          <w:szCs w:val="21"/>
        </w:rPr>
        <w:t>乙方对所提供的身份证明、体检等有关材料真实有效性负责。</w:t>
      </w:r>
    </w:p>
    <w:p w14:paraId="1A7437F7">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9、</w:t>
      </w:r>
      <w:r>
        <w:rPr>
          <w:rFonts w:hint="eastAsia" w:ascii="仿宋_GB2312" w:hAnsi="仿宋_GB2312" w:eastAsia="仿宋_GB2312" w:cs="仿宋_GB2312"/>
          <w:color w:val="auto"/>
          <w:sz w:val="21"/>
          <w:szCs w:val="21"/>
        </w:rPr>
        <w:t>乙方的联系电话变更后，应及时告知甲方在交警考试部门进行信息变更。否则，产生的后果自负由乙方自行承担。</w:t>
      </w:r>
    </w:p>
    <w:p w14:paraId="5EED6B39">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10、</w:t>
      </w:r>
      <w:r>
        <w:rPr>
          <w:rFonts w:hint="eastAsia" w:ascii="仿宋_GB2312" w:hAnsi="仿宋_GB2312" w:eastAsia="仿宋_GB2312" w:cs="仿宋_GB2312"/>
          <w:color w:val="auto"/>
          <w:sz w:val="21"/>
          <w:szCs w:val="21"/>
        </w:rPr>
        <w:t>乙方属增驾的，必须确保原有驾驶证的有效。如原有驾驶证因年审、换证过期被注销、因违法记分满12分需参加考试的、因涉毒所增驾项目失效等情形的，乙方自行承担责任。</w:t>
      </w:r>
    </w:p>
    <w:p w14:paraId="601BDE34">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11、</w:t>
      </w:r>
      <w:r>
        <w:rPr>
          <w:rFonts w:hint="eastAsia" w:ascii="仿宋_GB2312" w:hAnsi="仿宋_GB2312" w:eastAsia="仿宋_GB2312" w:cs="仿宋_GB2312"/>
          <w:color w:val="auto"/>
          <w:sz w:val="21"/>
          <w:szCs w:val="21"/>
        </w:rPr>
        <w:t>根据公安部123号部令的规定：科目二、科目三的考试最多五次(含当场补考)，5次不及格后所有成绩作废，只能重新申报，乙方应认真查阅公安部123号部令，掌握了解有关内容(乙方负责重新申报及费用)。</w:t>
      </w:r>
    </w:p>
    <w:p w14:paraId="6DBC93A4">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color w:val="auto"/>
          <w:sz w:val="21"/>
          <w:szCs w:val="21"/>
        </w:rPr>
        <w:t>五、培训条款：</w:t>
      </w:r>
    </w:p>
    <w:p w14:paraId="2EF81195">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1</w:t>
      </w:r>
      <w:r>
        <w:rPr>
          <w:rFonts w:hint="eastAsia" w:ascii="仿宋_GB2312" w:hAnsi="仿宋_GB2312" w:eastAsia="仿宋_GB2312" w:cs="仿宋_GB2312"/>
          <w:color w:val="auto"/>
          <w:sz w:val="21"/>
          <w:szCs w:val="21"/>
          <w:lang w:eastAsia="zh-CN"/>
        </w:rPr>
        <w:t>、</w:t>
      </w:r>
      <w:r>
        <w:rPr>
          <w:rFonts w:hint="eastAsia" w:ascii="仿宋_GB2312" w:hAnsi="仿宋_GB2312" w:eastAsia="仿宋_GB2312" w:cs="仿宋_GB2312"/>
          <w:color w:val="auto"/>
          <w:sz w:val="21"/>
          <w:szCs w:val="21"/>
        </w:rPr>
        <w:t>根据乙方需求，甲方要合理安排乙方的培训时间，甲乙双方均要信守约定，在约定培训时间进行培训和执教，失约方需承担违约定责任，赔偿对方损失的预计课时和费用。</w:t>
      </w:r>
    </w:p>
    <w:p w14:paraId="0B6AB062">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2</w:t>
      </w:r>
      <w:r>
        <w:rPr>
          <w:rFonts w:hint="eastAsia" w:ascii="仿宋_GB2312" w:hAnsi="仿宋_GB2312" w:eastAsia="仿宋_GB2312" w:cs="仿宋_GB2312"/>
          <w:color w:val="auto"/>
          <w:sz w:val="21"/>
          <w:szCs w:val="21"/>
          <w:lang w:eastAsia="zh-CN"/>
        </w:rPr>
        <w:t>、</w:t>
      </w:r>
      <w:r>
        <w:rPr>
          <w:rFonts w:hint="eastAsia" w:ascii="仿宋_GB2312" w:hAnsi="仿宋_GB2312" w:eastAsia="仿宋_GB2312" w:cs="仿宋_GB2312"/>
          <w:color w:val="auto"/>
          <w:sz w:val="21"/>
          <w:szCs w:val="21"/>
        </w:rPr>
        <w:t>合同签订后，因乙方本人违约、涉毒、身体原因导致不能继续培训等情形的，乙方本人承担责任，甲方不需退还乙方所交款项（先培后付尊享班型，无条件缴纳全额培训费用）。</w:t>
      </w:r>
    </w:p>
    <w:p w14:paraId="43A0A5BD">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3</w:t>
      </w:r>
      <w:r>
        <w:rPr>
          <w:rFonts w:hint="eastAsia" w:ascii="仿宋_GB2312" w:hAnsi="仿宋_GB2312" w:eastAsia="仿宋_GB2312" w:cs="仿宋_GB2312"/>
          <w:color w:val="auto"/>
          <w:sz w:val="21"/>
          <w:szCs w:val="21"/>
          <w:lang w:eastAsia="zh-CN"/>
        </w:rPr>
        <w:t>、</w:t>
      </w:r>
      <w:r>
        <w:rPr>
          <w:rFonts w:hint="eastAsia" w:ascii="仿宋_GB2312" w:hAnsi="仿宋_GB2312" w:eastAsia="仿宋_GB2312" w:cs="仿宋_GB2312"/>
          <w:color w:val="auto"/>
          <w:sz w:val="21"/>
          <w:szCs w:val="21"/>
        </w:rPr>
        <w:t>乙方在没有把握参加考试前可拒绝约考，直至有把握后再进行约考考试。</w:t>
      </w:r>
    </w:p>
    <w:p w14:paraId="2437E4E3">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4</w:t>
      </w:r>
      <w:r>
        <w:rPr>
          <w:rFonts w:hint="eastAsia" w:ascii="仿宋_GB2312" w:hAnsi="仿宋_GB2312" w:eastAsia="仿宋_GB2312" w:cs="仿宋_GB2312"/>
          <w:color w:val="auto"/>
          <w:sz w:val="21"/>
          <w:szCs w:val="21"/>
          <w:lang w:eastAsia="zh-CN"/>
        </w:rPr>
        <w:t>、</w:t>
      </w:r>
      <w:r>
        <w:rPr>
          <w:rFonts w:hint="eastAsia" w:ascii="仿宋_GB2312" w:hAnsi="仿宋_GB2312" w:eastAsia="仿宋_GB2312" w:cs="仿宋_GB2312"/>
          <w:color w:val="auto"/>
          <w:sz w:val="21"/>
          <w:szCs w:val="21"/>
        </w:rPr>
        <w:t>乙方在任意科目考试中五次成绩不及格导致全部成绩作废，按法律规定需重新申报。乙方应知道此规定，由乙方自行承担责任，与甲方无关（先培后付尊享班型，无条件缴纳全额培训费用）。</w:t>
      </w:r>
    </w:p>
    <w:p w14:paraId="25AFC2E1">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5</w:t>
      </w:r>
      <w:r>
        <w:rPr>
          <w:rFonts w:hint="eastAsia" w:ascii="仿宋_GB2312" w:hAnsi="仿宋_GB2312" w:eastAsia="仿宋_GB2312" w:cs="仿宋_GB2312"/>
          <w:color w:val="auto"/>
          <w:sz w:val="21"/>
          <w:szCs w:val="21"/>
          <w:lang w:eastAsia="zh-CN"/>
        </w:rPr>
        <w:t>、</w:t>
      </w:r>
      <w:r>
        <w:rPr>
          <w:rFonts w:hint="eastAsia" w:ascii="仿宋_GB2312" w:hAnsi="仿宋_GB2312" w:eastAsia="仿宋_GB2312" w:cs="仿宋_GB2312"/>
          <w:color w:val="auto"/>
          <w:sz w:val="21"/>
          <w:szCs w:val="21"/>
        </w:rPr>
        <w:t>乙方在怀孕期间或患妨碍安全驾驶疾病的情况下，不得参加培训，如乙方隐瞒上述情形参加驾驶培训，造成的不利后果由乙方负责，与甲方无关。</w:t>
      </w:r>
    </w:p>
    <w:p w14:paraId="345BC601">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color w:val="auto"/>
          <w:sz w:val="21"/>
          <w:szCs w:val="21"/>
        </w:rPr>
        <w:t>六、退学、退费和转学及其他条款：</w:t>
      </w:r>
    </w:p>
    <w:p w14:paraId="5740A64F">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乙方如中途申请提出退学的，按以下方式处理：</w:t>
      </w:r>
    </w:p>
    <w:p w14:paraId="4EEFA3EC">
      <w:pPr>
        <w:rPr>
          <w:ins w:id="41" w:author="赵欣旺" w:date="2025-01-23T09:23:40Z"/>
          <w:rFonts w:hint="eastAsia" w:ascii="仿宋_GB2312" w:hAnsi="仿宋_GB2312" w:eastAsia="仿宋_GB2312" w:cs="仿宋_GB2312"/>
          <w:color w:val="auto"/>
          <w:kern w:val="2"/>
          <w:sz w:val="21"/>
          <w:szCs w:val="21"/>
          <w:lang w:val="en-US" w:eastAsia="zh-CN" w:bidi="ar-SA"/>
        </w:rPr>
      </w:pPr>
      <w:r>
        <w:rPr>
          <w:rFonts w:hint="eastAsia" w:ascii="仿宋_GB2312" w:hAnsi="仿宋_GB2312" w:eastAsia="仿宋_GB2312" w:cs="仿宋_GB2312"/>
          <w:color w:val="auto"/>
          <w:sz w:val="21"/>
          <w:szCs w:val="21"/>
        </w:rPr>
        <w:t>1、根据《湖南省机动车驾驶人考试收费管理办法》的条例规定，</w:t>
      </w:r>
      <w:ins w:id="42" w:author="赵欣旺" w:date="2025-01-23T09:23:40Z">
        <w:r>
          <w:rPr>
            <w:rFonts w:hint="eastAsia" w:ascii="仿宋_GB2312" w:hAnsi="仿宋_GB2312" w:eastAsia="仿宋_GB2312" w:cs="仿宋_GB2312"/>
            <w:color w:val="auto"/>
            <w:kern w:val="2"/>
            <w:sz w:val="21"/>
            <w:szCs w:val="21"/>
            <w:lang w:val="en-US" w:eastAsia="zh-CN" w:bidi="ar-SA"/>
          </w:rPr>
          <w:t>先培后付尊享班型学员签订合同报名后，不予退还所缴费用；</w:t>
        </w:r>
      </w:ins>
    </w:p>
    <w:p w14:paraId="3659E254">
      <w:pPr>
        <w:rPr>
          <w:ins w:id="43" w:author="赵欣旺" w:date="2025-01-23T09:23:40Z"/>
          <w:rFonts w:hint="eastAsia" w:ascii="仿宋_GB2312" w:hAnsi="仿宋_GB2312" w:eastAsia="仿宋_GB2312" w:cs="仿宋_GB2312"/>
          <w:color w:val="auto"/>
          <w:kern w:val="2"/>
          <w:sz w:val="21"/>
          <w:szCs w:val="21"/>
          <w:lang w:val="en-US" w:eastAsia="zh-CN" w:bidi="ar-SA"/>
        </w:rPr>
      </w:pPr>
      <w:ins w:id="44" w:author="赵欣旺" w:date="2025-01-23T09:23:40Z">
        <w:r>
          <w:rPr>
            <w:rFonts w:hint="eastAsia" w:ascii="仿宋_GB2312" w:hAnsi="仿宋_GB2312" w:eastAsia="仿宋_GB2312" w:cs="仿宋_GB2312"/>
            <w:color w:val="auto"/>
            <w:kern w:val="2"/>
            <w:sz w:val="21"/>
            <w:szCs w:val="21"/>
            <w:lang w:val="en-US" w:eastAsia="zh-CN" w:bidi="ar-SA"/>
          </w:rPr>
          <w:t>2、已在交警部门注册的或已参加科目一考试的，乙方需补缴600元给甲方。</w:t>
        </w:r>
      </w:ins>
    </w:p>
    <w:p w14:paraId="26661635">
      <w:pPr>
        <w:rPr>
          <w:ins w:id="45" w:author="赵欣旺" w:date="2025-01-23T09:23:40Z"/>
          <w:rFonts w:hint="eastAsia" w:ascii="仿宋_GB2312" w:hAnsi="仿宋_GB2312" w:eastAsia="仿宋_GB2312" w:cs="仿宋_GB2312"/>
          <w:color w:val="auto"/>
          <w:kern w:val="2"/>
          <w:sz w:val="21"/>
          <w:szCs w:val="21"/>
          <w:lang w:val="en-US" w:eastAsia="zh-CN" w:bidi="ar-SA"/>
        </w:rPr>
      </w:pPr>
      <w:ins w:id="46" w:author="赵欣旺" w:date="2025-01-23T09:23:40Z">
        <w:r>
          <w:rPr>
            <w:rFonts w:hint="eastAsia" w:ascii="仿宋_GB2312" w:hAnsi="仿宋_GB2312" w:eastAsia="仿宋_GB2312" w:cs="仿宋_GB2312"/>
            <w:color w:val="auto"/>
            <w:kern w:val="2"/>
            <w:sz w:val="21"/>
            <w:szCs w:val="21"/>
            <w:lang w:val="en-US" w:eastAsia="zh-CN" w:bidi="ar-SA"/>
          </w:rPr>
          <w:t>3、已参加实操科目二培训或考试的，乙方需补缴1580元。</w:t>
        </w:r>
      </w:ins>
    </w:p>
    <w:p w14:paraId="05C77D4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ascii="仿宋_GB2312" w:hAnsi="仿宋_GB2312" w:eastAsia="仿宋_GB2312" w:cs="仿宋_GB2312"/>
          <w:color w:val="auto"/>
          <w:sz w:val="21"/>
          <w:szCs w:val="21"/>
        </w:rPr>
      </w:pPr>
      <w:ins w:id="47" w:author="赵欣旺" w:date="2025-01-23T09:23:40Z">
        <w:r>
          <w:rPr>
            <w:rFonts w:hint="eastAsia" w:ascii="仿宋_GB2312" w:hAnsi="仿宋_GB2312" w:eastAsia="仿宋_GB2312" w:cs="仿宋_GB2312"/>
            <w:color w:val="auto"/>
            <w:kern w:val="2"/>
            <w:sz w:val="21"/>
            <w:szCs w:val="21"/>
            <w:lang w:val="en-US" w:eastAsia="zh-CN" w:bidi="ar-SA"/>
          </w:rPr>
          <w:t>4、已参加实操科目三培训或考试的，需向驾校补缴2</w:t>
        </w:r>
      </w:ins>
      <w:ins w:id="48" w:author="赵欣旺" w:date="2025-02-07T09:18:25Z">
        <w:r>
          <w:rPr>
            <w:rFonts w:hint="eastAsia" w:ascii="仿宋_GB2312" w:hAnsi="仿宋_GB2312" w:eastAsia="仿宋_GB2312" w:cs="仿宋_GB2312"/>
            <w:color w:val="auto"/>
            <w:kern w:val="2"/>
            <w:sz w:val="21"/>
            <w:szCs w:val="21"/>
            <w:lang w:val="en-US" w:eastAsia="zh-CN" w:bidi="ar-SA"/>
          </w:rPr>
          <w:t>06</w:t>
        </w:r>
      </w:ins>
      <w:ins w:id="49" w:author="赵欣旺" w:date="2025-02-07T09:18:26Z">
        <w:r>
          <w:rPr>
            <w:rFonts w:hint="eastAsia" w:ascii="仿宋_GB2312" w:hAnsi="仿宋_GB2312" w:eastAsia="仿宋_GB2312" w:cs="仿宋_GB2312"/>
            <w:color w:val="auto"/>
            <w:kern w:val="2"/>
            <w:sz w:val="21"/>
            <w:szCs w:val="21"/>
            <w:lang w:val="en-US" w:eastAsia="zh-CN" w:bidi="ar-SA"/>
          </w:rPr>
          <w:t>0</w:t>
        </w:r>
      </w:ins>
      <w:ins w:id="50" w:author="赵欣旺" w:date="2025-01-23T09:23:40Z">
        <w:r>
          <w:rPr>
            <w:rFonts w:hint="eastAsia" w:ascii="仿宋_GB2312" w:hAnsi="仿宋_GB2312" w:eastAsia="仿宋_GB2312" w:cs="仿宋_GB2312"/>
            <w:color w:val="auto"/>
            <w:kern w:val="2"/>
            <w:sz w:val="21"/>
            <w:szCs w:val="21"/>
            <w:lang w:val="en-US" w:eastAsia="zh-CN" w:bidi="ar-SA"/>
          </w:rPr>
          <w:t>元。</w:t>
        </w:r>
      </w:ins>
    </w:p>
    <w:p w14:paraId="6CCF0620">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color w:val="auto"/>
          <w:sz w:val="21"/>
          <w:szCs w:val="21"/>
        </w:rPr>
        <w:t>七、违约责任</w:t>
      </w:r>
    </w:p>
    <w:p w14:paraId="1BD97DDF">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1、</w:t>
      </w:r>
      <w:r>
        <w:rPr>
          <w:rFonts w:hint="eastAsia" w:ascii="仿宋_GB2312" w:hAnsi="仿宋_GB2312" w:eastAsia="仿宋_GB2312" w:cs="仿宋_GB2312"/>
          <w:color w:val="auto"/>
          <w:sz w:val="21"/>
          <w:szCs w:val="21"/>
        </w:rPr>
        <w:t>除了不可抗拒的原因外，因甲方的车辆、设备设施等管理方面的原因造成甲方不能按事先预约的时段正常参加培训或者培训学时足的，甲方为乙方免费提供等额的培训学时。</w:t>
      </w:r>
    </w:p>
    <w:p w14:paraId="50725D9F">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2、</w:t>
      </w:r>
      <w:r>
        <w:rPr>
          <w:rFonts w:hint="eastAsia" w:ascii="仿宋_GB2312" w:hAnsi="仿宋_GB2312" w:eastAsia="仿宋_GB2312" w:cs="仿宋_GB2312"/>
          <w:color w:val="auto"/>
          <w:sz w:val="21"/>
          <w:szCs w:val="21"/>
        </w:rPr>
        <w:t>乙方因自身原因自科目一考试合格之日起，三年内未完成所有学时培训，或未通过所有科目考试，或参加实操的任一科目考试5次考试成绩都不合格的(乙方缺席考试视为甲方考试不合格)，此时本合同自然终止。乙方如需继续参加培训的，应重新办理相关手续，交纳费用，重新完成所有学时培训和参加各科目考试。</w:t>
      </w:r>
    </w:p>
    <w:p w14:paraId="581859FE">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3、</w:t>
      </w:r>
      <w:r>
        <w:rPr>
          <w:rFonts w:hint="eastAsia" w:ascii="仿宋_GB2312" w:hAnsi="仿宋_GB2312" w:eastAsia="仿宋_GB2312" w:cs="仿宋_GB2312"/>
          <w:color w:val="auto"/>
          <w:sz w:val="21"/>
          <w:szCs w:val="21"/>
        </w:rPr>
        <w:t>乙方正常完成各科考试项目后因自身原因导致退学及拿到驾驶证后不按时支付学车费用等违约行为，甲方有权向甲方所在地法院起诉乙方及通过正常方法追回学费的权利。</w:t>
      </w:r>
    </w:p>
    <w:p w14:paraId="5DD6163B">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4、</w:t>
      </w:r>
      <w:r>
        <w:rPr>
          <w:rFonts w:hint="eastAsia" w:ascii="仿宋_GB2312" w:hAnsi="仿宋_GB2312" w:eastAsia="仿宋_GB2312" w:cs="仿宋_GB2312"/>
          <w:color w:val="auto"/>
          <w:sz w:val="21"/>
          <w:szCs w:val="21"/>
        </w:rPr>
        <w:t>乙方在怀孕期间或患有妨碍安全驾驶疾病的情况下，不得参加培训。如乙方隐瞒上述情形参加驾驶培训，所造成的后果自行承担。</w:t>
      </w:r>
    </w:p>
    <w:p w14:paraId="69AB97CF">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color w:val="auto"/>
          <w:sz w:val="21"/>
          <w:szCs w:val="21"/>
          <w:lang w:val="en-US" w:eastAsia="zh-CN"/>
        </w:rPr>
        <w:t>八</w:t>
      </w:r>
      <w:r>
        <w:rPr>
          <w:rFonts w:hint="eastAsia" w:ascii="仿宋_GB2312" w:hAnsi="仿宋_GB2312" w:eastAsia="仿宋_GB2312" w:cs="仿宋_GB2312"/>
          <w:b/>
          <w:bCs/>
          <w:color w:val="auto"/>
          <w:sz w:val="21"/>
          <w:szCs w:val="21"/>
        </w:rPr>
        <w:t>、合同争议处理</w:t>
      </w:r>
    </w:p>
    <w:p w14:paraId="314446A5">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如发生争议双方可协商解决，也可向机动车驾驶培训行业管理部门申请调解，调解不成可向乙方所在地有管辖权的人民法院起诉。</w:t>
      </w:r>
    </w:p>
    <w:p w14:paraId="233DF2EC">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color w:val="auto"/>
          <w:sz w:val="21"/>
          <w:szCs w:val="21"/>
          <w:lang w:val="en-US" w:eastAsia="zh-CN"/>
        </w:rPr>
        <w:t>九</w:t>
      </w:r>
      <w:r>
        <w:rPr>
          <w:rFonts w:hint="eastAsia" w:ascii="仿宋_GB2312" w:hAnsi="仿宋_GB2312" w:eastAsia="仿宋_GB2312" w:cs="仿宋_GB2312"/>
          <w:b/>
          <w:bCs/>
          <w:color w:val="auto"/>
          <w:sz w:val="21"/>
          <w:szCs w:val="21"/>
        </w:rPr>
        <w:t>、其他</w:t>
      </w:r>
    </w:p>
    <w:p w14:paraId="0802CA5A">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1、</w:t>
      </w:r>
      <w:r>
        <w:rPr>
          <w:rFonts w:hint="eastAsia" w:ascii="仿宋_GB2312" w:hAnsi="仿宋_GB2312" w:eastAsia="仿宋_GB2312" w:cs="仿宋_GB2312"/>
          <w:color w:val="auto"/>
          <w:sz w:val="21"/>
          <w:szCs w:val="21"/>
        </w:rPr>
        <w:t>甲方已采取合理方式提请乙方注意本协议及附件的全部条款，并对此做出了说明；甲方在本协议上签字视为同意本协议及其附件的所有条款，自愿按照本协议及其附件的约定行使权利和履行义务。</w:t>
      </w:r>
    </w:p>
    <w:p w14:paraId="71C7C9F7">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2、</w:t>
      </w:r>
      <w:r>
        <w:rPr>
          <w:rFonts w:hint="eastAsia" w:ascii="仿宋_GB2312" w:hAnsi="仿宋_GB2312" w:eastAsia="仿宋_GB2312" w:cs="仿宋_GB2312"/>
          <w:color w:val="auto"/>
          <w:sz w:val="21"/>
          <w:szCs w:val="21"/>
        </w:rPr>
        <w:t>本合同自双方签字盖章后生效。未尽事宜，甲、乙双方可签订补充协议，补充协议与本合同具有同等的法律效力。本合同为电子商务合同，与纸质合同具备同等法律效力。合同签订后，甲方、乙方自行下载保存。</w:t>
      </w:r>
    </w:p>
    <w:p w14:paraId="72D03214">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3、</w:t>
      </w:r>
      <w:r>
        <w:rPr>
          <w:rFonts w:hint="eastAsia" w:ascii="仿宋_GB2312" w:hAnsi="仿宋_GB2312" w:eastAsia="仿宋_GB2312" w:cs="仿宋_GB2312"/>
          <w:color w:val="auto"/>
          <w:sz w:val="21"/>
          <w:szCs w:val="21"/>
        </w:rPr>
        <w:t>特别说明：本电子合同打印后再修改、签字、盖章的，均为无效合同。</w:t>
      </w:r>
    </w:p>
    <w:p w14:paraId="63AFE74E">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color w:val="auto"/>
          <w:sz w:val="21"/>
          <w:szCs w:val="21"/>
          <w:lang w:val="en-US" w:eastAsia="zh-CN"/>
        </w:rPr>
        <w:t>十</w:t>
      </w:r>
      <w:r>
        <w:rPr>
          <w:rFonts w:hint="eastAsia" w:ascii="仿宋_GB2312" w:hAnsi="仿宋_GB2312" w:eastAsia="仿宋_GB2312" w:cs="仿宋_GB2312"/>
          <w:b/>
          <w:bCs/>
          <w:color w:val="auto"/>
          <w:sz w:val="21"/>
          <w:szCs w:val="21"/>
        </w:rPr>
        <w:t>、违约争议处理：</w:t>
      </w:r>
    </w:p>
    <w:p w14:paraId="2C91C312">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如发生争执双方可协商解决，也可向机动车驾驶培训行</w:t>
      </w:r>
      <w:bookmarkStart w:id="0" w:name="_GoBack"/>
      <w:bookmarkEnd w:id="0"/>
      <w:r>
        <w:rPr>
          <w:rFonts w:hint="eastAsia" w:ascii="仿宋_GB2312" w:hAnsi="仿宋_GB2312" w:eastAsia="仿宋_GB2312" w:cs="仿宋_GB2312"/>
          <w:color w:val="auto"/>
          <w:sz w:val="21"/>
          <w:szCs w:val="21"/>
        </w:rPr>
        <w:t>业管理部门申请调解，或者向甲方所在地人民法院提起诉讼。</w:t>
      </w:r>
    </w:p>
    <w:p w14:paraId="6C4AEF3E">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color w:val="auto"/>
          <w:sz w:val="21"/>
          <w:szCs w:val="21"/>
        </w:rPr>
        <w:t>十</w:t>
      </w:r>
      <w:r>
        <w:rPr>
          <w:rFonts w:hint="eastAsia" w:ascii="仿宋_GB2312" w:hAnsi="仿宋_GB2312" w:eastAsia="仿宋_GB2312" w:cs="仿宋_GB2312"/>
          <w:b/>
          <w:bCs/>
          <w:color w:val="auto"/>
          <w:sz w:val="21"/>
          <w:szCs w:val="21"/>
          <w:lang w:val="en-US" w:eastAsia="zh-CN"/>
        </w:rPr>
        <w:t>一</w:t>
      </w:r>
      <w:r>
        <w:rPr>
          <w:rFonts w:hint="eastAsia" w:ascii="仿宋_GB2312" w:hAnsi="仿宋_GB2312" w:eastAsia="仿宋_GB2312" w:cs="仿宋_GB2312"/>
          <w:b/>
          <w:bCs/>
          <w:color w:val="auto"/>
          <w:sz w:val="21"/>
          <w:szCs w:val="21"/>
        </w:rPr>
        <w:t>、本合同生效、解除及终止：</w:t>
      </w:r>
    </w:p>
    <w:p w14:paraId="66ED9398">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1、</w:t>
      </w:r>
      <w:r>
        <w:rPr>
          <w:rFonts w:hint="eastAsia" w:ascii="仿宋_GB2312" w:hAnsi="仿宋_GB2312" w:eastAsia="仿宋_GB2312" w:cs="仿宋_GB2312"/>
          <w:color w:val="auto"/>
          <w:sz w:val="21"/>
          <w:szCs w:val="21"/>
        </w:rPr>
        <w:t>本合同自双方签字、盖章、（“先培后付尊享班型”完成附件签署）生效。</w:t>
      </w:r>
    </w:p>
    <w:p w14:paraId="654B23FA">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lang w:val="en-US" w:eastAsia="zh-CN"/>
        </w:rPr>
        <w:t>2、</w:t>
      </w:r>
      <w:r>
        <w:rPr>
          <w:rFonts w:hint="eastAsia" w:ascii="仿宋_GB2312" w:hAnsi="仿宋_GB2312" w:eastAsia="仿宋_GB2312" w:cs="仿宋_GB2312"/>
          <w:color w:val="auto"/>
          <w:sz w:val="21"/>
          <w:szCs w:val="21"/>
        </w:rPr>
        <w:t>本合同按国家法规必须解除的可按法规办理：甲、乙双方协商同意签署解除本合同的，本合同即可终止；乙方科目三考试（“先培后付尊享班型”缴纳约定费用后）合同后本合同自然终止，未尽事宜，甲乙双方可签订补充协议，补充协议与合同具有同等的法律效力，本合同一式贰份，由甲方、乙方各执壹份，每份具有同等法律效力。</w:t>
      </w:r>
    </w:p>
    <w:p w14:paraId="75FCCB20">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以上协议经本人认真阅读无异议。</w:t>
      </w:r>
    </w:p>
    <w:p w14:paraId="479E5F48">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hint="eastAsia" w:ascii="仿宋_GB2312" w:hAnsi="仿宋_GB2312" w:eastAsia="仿宋_GB2312" w:cs="仿宋_GB2312"/>
          <w:color w:val="auto"/>
          <w:sz w:val="21"/>
          <w:szCs w:val="21"/>
        </w:rPr>
      </w:pPr>
    </w:p>
    <w:p w14:paraId="7A9BCA7B">
      <w:pPr>
        <w:keepNext w:val="0"/>
        <w:keepLines w:val="0"/>
        <w:pageBreakBefore w:val="0"/>
        <w:widowControl w:val="0"/>
        <w:kinsoku/>
        <w:wordWrap/>
        <w:overflowPunct/>
        <w:topLinePunct w:val="0"/>
        <w:autoSpaceDE/>
        <w:autoSpaceDN/>
        <w:bidi w:val="0"/>
        <w:adjustRightInd/>
        <w:snapToGrid/>
        <w:spacing w:line="300" w:lineRule="exact"/>
        <w:ind w:firstLine="420" w:firstLineChars="200"/>
        <w:textAlignment w:val="auto"/>
        <w:rPr>
          <w:rFonts w:hint="eastAsia" w:ascii="仿宋_GB2312" w:hAnsi="仿宋_GB2312" w:eastAsia="仿宋_GB2312" w:cs="仿宋_GB2312"/>
          <w:color w:val="auto"/>
          <w:sz w:val="21"/>
          <w:szCs w:val="21"/>
        </w:rPr>
      </w:pPr>
    </w:p>
    <w:p w14:paraId="4EACCE20">
      <w:pPr>
        <w:keepNext w:val="0"/>
        <w:keepLines w:val="0"/>
        <w:pageBreakBefore w:val="0"/>
        <w:widowControl w:val="0"/>
        <w:kinsoku/>
        <w:wordWrap/>
        <w:overflowPunct/>
        <w:topLinePunct w:val="0"/>
        <w:autoSpaceDE/>
        <w:autoSpaceDN/>
        <w:bidi w:val="0"/>
        <w:adjustRightInd/>
        <w:snapToGrid/>
        <w:spacing w:line="240" w:lineRule="exact"/>
        <w:ind w:firstLine="1050" w:firstLineChars="5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甲方(签章):                                          乙方(签章):</w:t>
      </w:r>
    </w:p>
    <w:p w14:paraId="3CE581F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color w:val="auto"/>
          <w:sz w:val="21"/>
          <w:szCs w:val="21"/>
        </w:rPr>
      </w:pPr>
      <w:r>
        <w:rPr>
          <w:rFonts w:hint="eastAsia" w:ascii="仿宋_GB2312" w:hAnsi="仿宋_GB2312" w:eastAsia="仿宋_GB2312" w:cs="仿宋_GB2312"/>
          <w:color w:val="auto"/>
          <w:sz w:val="21"/>
          <w:szCs w:val="21"/>
        </w:rPr>
        <w:t xml:space="preserve">                              </w:t>
      </w:r>
    </w:p>
    <w:p w14:paraId="5E3B512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color w:val="auto"/>
          <w:sz w:val="21"/>
          <w:szCs w:val="21"/>
        </w:rPr>
      </w:pPr>
    </w:p>
    <w:p w14:paraId="09D79111">
      <w:pPr>
        <w:keepNext w:val="0"/>
        <w:keepLines w:val="0"/>
        <w:pageBreakBefore w:val="0"/>
        <w:widowControl w:val="0"/>
        <w:kinsoku/>
        <w:wordWrap/>
        <w:overflowPunct/>
        <w:topLinePunct w:val="0"/>
        <w:autoSpaceDE/>
        <w:autoSpaceDN/>
        <w:bidi w:val="0"/>
        <w:adjustRightInd/>
        <w:snapToGrid/>
        <w:spacing w:line="240" w:lineRule="exact"/>
        <w:ind w:firstLine="1890" w:firstLineChars="900"/>
        <w:textAlignment w:val="auto"/>
        <w:rPr>
          <w:rFonts w:ascii="宋体" w:hAnsi="宋体" w:eastAsia="宋体" w:cs="宋体"/>
          <w:color w:val="auto"/>
          <w:sz w:val="28"/>
          <w:szCs w:val="28"/>
        </w:rPr>
      </w:pPr>
      <w:r>
        <w:rPr>
          <w:rFonts w:hint="eastAsia" w:ascii="仿宋_GB2312" w:hAnsi="仿宋_GB2312" w:eastAsia="仿宋_GB2312" w:cs="仿宋_GB2312"/>
          <w:color w:val="auto"/>
          <w:sz w:val="21"/>
          <w:szCs w:val="21"/>
        </w:rPr>
        <w:t>年  月   日                                         年     月   日</w:t>
      </w:r>
      <w:r>
        <w:rPr>
          <w:rFonts w:hint="eastAsia" w:ascii="仿宋_GB2312" w:hAnsi="仿宋_GB2312" w:eastAsia="仿宋_GB2312" w:cs="仿宋_GB2312"/>
          <w:color w:val="auto"/>
          <w:sz w:val="22"/>
          <w:szCs w:val="28"/>
        </w:rPr>
        <w:t xml:space="preserve"> </w:t>
      </w:r>
    </w:p>
    <w:p w14:paraId="1133DD35">
      <w:pPr>
        <w:keepNext w:val="0"/>
        <w:keepLines w:val="0"/>
        <w:pageBreakBefore w:val="0"/>
        <w:widowControl w:val="0"/>
        <w:kinsoku/>
        <w:wordWrap/>
        <w:overflowPunct/>
        <w:topLinePunct w:val="0"/>
        <w:autoSpaceDE/>
        <w:autoSpaceDN/>
        <w:bidi w:val="0"/>
        <w:adjustRightInd/>
        <w:snapToGrid/>
        <w:spacing w:line="260" w:lineRule="exact"/>
        <w:ind w:firstLine="422" w:firstLineChars="200"/>
        <w:textAlignment w:val="auto"/>
        <w:rPr>
          <w:rFonts w:hint="eastAsia" w:ascii="仿宋_GB2312" w:hAnsi="仿宋_GB2312" w:eastAsia="仿宋_GB2312" w:cs="仿宋_GB2312"/>
          <w:b/>
          <w:bCs/>
          <w:color w:val="auto"/>
          <w:sz w:val="21"/>
          <w:szCs w:val="21"/>
        </w:rPr>
      </w:pPr>
    </w:p>
    <w:sectPr>
      <w:pgSz w:w="23811" w:h="16838" w:orient="landscape"/>
      <w:pgMar w:top="454" w:right="567" w:bottom="454" w:left="454" w:header="851" w:footer="992" w:gutter="0"/>
      <w:cols w:equalWidth="0" w:num="2">
        <w:col w:w="11182" w:space="425"/>
        <w:col w:w="11182"/>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赵欣旺">
    <w15:presenceInfo w15:providerId="WPS Office" w15:userId="8291341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M3NTlkNTFjNWMwODA1MDZhOWE4MmFjYTFiZGJjMzkifQ=="/>
  </w:docVars>
  <w:rsids>
    <w:rsidRoot w:val="64382807"/>
    <w:rsid w:val="000A47FF"/>
    <w:rsid w:val="00144880"/>
    <w:rsid w:val="00181BA5"/>
    <w:rsid w:val="001E45DF"/>
    <w:rsid w:val="003549B0"/>
    <w:rsid w:val="003A50F0"/>
    <w:rsid w:val="004B79DF"/>
    <w:rsid w:val="00525162"/>
    <w:rsid w:val="00635EEF"/>
    <w:rsid w:val="00691CC1"/>
    <w:rsid w:val="008F31B5"/>
    <w:rsid w:val="00A67DCA"/>
    <w:rsid w:val="00B07D04"/>
    <w:rsid w:val="00BB2B0A"/>
    <w:rsid w:val="00CE7580"/>
    <w:rsid w:val="01541EA9"/>
    <w:rsid w:val="01F34653"/>
    <w:rsid w:val="03A33A92"/>
    <w:rsid w:val="0517631E"/>
    <w:rsid w:val="082442BF"/>
    <w:rsid w:val="09077801"/>
    <w:rsid w:val="0A764C3F"/>
    <w:rsid w:val="0AF40401"/>
    <w:rsid w:val="0C886445"/>
    <w:rsid w:val="0F664998"/>
    <w:rsid w:val="10F845FF"/>
    <w:rsid w:val="11E71E4F"/>
    <w:rsid w:val="122711D7"/>
    <w:rsid w:val="13E1581F"/>
    <w:rsid w:val="141F01A6"/>
    <w:rsid w:val="15365A93"/>
    <w:rsid w:val="162D727D"/>
    <w:rsid w:val="171B7945"/>
    <w:rsid w:val="1A867DD2"/>
    <w:rsid w:val="1BE21479"/>
    <w:rsid w:val="1D0707E7"/>
    <w:rsid w:val="20F37D1E"/>
    <w:rsid w:val="24021A0C"/>
    <w:rsid w:val="26F947D6"/>
    <w:rsid w:val="29E909EB"/>
    <w:rsid w:val="2A6259A2"/>
    <w:rsid w:val="2EB70464"/>
    <w:rsid w:val="2FA667DE"/>
    <w:rsid w:val="2FE35F12"/>
    <w:rsid w:val="33E52D0C"/>
    <w:rsid w:val="34094467"/>
    <w:rsid w:val="3F327370"/>
    <w:rsid w:val="3FC915A5"/>
    <w:rsid w:val="40B47154"/>
    <w:rsid w:val="40F75CC3"/>
    <w:rsid w:val="4BCF5FCB"/>
    <w:rsid w:val="50942E7B"/>
    <w:rsid w:val="52873F83"/>
    <w:rsid w:val="53970E8E"/>
    <w:rsid w:val="53D35DD5"/>
    <w:rsid w:val="550D2DD9"/>
    <w:rsid w:val="55CC6D83"/>
    <w:rsid w:val="5E0843ED"/>
    <w:rsid w:val="5E84084D"/>
    <w:rsid w:val="5F3D09FC"/>
    <w:rsid w:val="5F8C5FF2"/>
    <w:rsid w:val="5FE33352"/>
    <w:rsid w:val="626740D4"/>
    <w:rsid w:val="632905BE"/>
    <w:rsid w:val="638C7E2C"/>
    <w:rsid w:val="64382807"/>
    <w:rsid w:val="649F031E"/>
    <w:rsid w:val="64D83507"/>
    <w:rsid w:val="6769298F"/>
    <w:rsid w:val="68126EF7"/>
    <w:rsid w:val="684031EC"/>
    <w:rsid w:val="6A2E3174"/>
    <w:rsid w:val="6BC83610"/>
    <w:rsid w:val="6BE20961"/>
    <w:rsid w:val="6DAF13AD"/>
    <w:rsid w:val="6E695FD5"/>
    <w:rsid w:val="71025BF8"/>
    <w:rsid w:val="75E4177A"/>
    <w:rsid w:val="77DB2598"/>
    <w:rsid w:val="780600CD"/>
    <w:rsid w:val="79F6456C"/>
    <w:rsid w:val="7AB32792"/>
    <w:rsid w:val="7BDA7AD6"/>
    <w:rsid w:val="7C1E5958"/>
    <w:rsid w:val="7C6E1430"/>
    <w:rsid w:val="7CA221EA"/>
    <w:rsid w:val="7D6F43C7"/>
    <w:rsid w:val="7ECA2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alloon Text"/>
    <w:basedOn w:val="1"/>
    <w:link w:val="8"/>
    <w:qFormat/>
    <w:uiPriority w:val="0"/>
    <w:rPr>
      <w:rFonts w:ascii="宋体" w:eastAsia="宋体"/>
      <w:sz w:val="18"/>
      <w:szCs w:val="18"/>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批注框文本 字符"/>
    <w:basedOn w:val="7"/>
    <w:link w:val="3"/>
    <w:qFormat/>
    <w:uiPriority w:val="0"/>
    <w:rPr>
      <w:rFonts w:ascii="宋体" w:eastAsia="宋体"/>
      <w:kern w:val="2"/>
      <w:sz w:val="18"/>
      <w:szCs w:val="18"/>
    </w:rPr>
  </w:style>
  <w:style w:type="character" w:customStyle="1" w:styleId="9">
    <w:name w:val="页眉 字符"/>
    <w:basedOn w:val="7"/>
    <w:link w:val="5"/>
    <w:qFormat/>
    <w:uiPriority w:val="0"/>
    <w:rPr>
      <w:kern w:val="2"/>
      <w:sz w:val="18"/>
      <w:szCs w:val="18"/>
    </w:rPr>
  </w:style>
  <w:style w:type="character" w:customStyle="1" w:styleId="10">
    <w:name w:val="页脚 字符"/>
    <w:basedOn w:val="7"/>
    <w:link w:val="4"/>
    <w:qFormat/>
    <w:uiPriority w:val="0"/>
    <w:rPr>
      <w:kern w:val="2"/>
      <w:sz w:val="18"/>
      <w:szCs w:val="18"/>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3451</Words>
  <Characters>3523</Characters>
  <Lines>25</Lines>
  <Paragraphs>7</Paragraphs>
  <TotalTime>103</TotalTime>
  <ScaleCrop>false</ScaleCrop>
  <LinksUpToDate>false</LinksUpToDate>
  <CharactersWithSpaces>3705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2024-08-25T07:38:00Z</dcterms:created>
  <dc:creator>刘洪波</dc:creator>
  <cp:lastModifiedBy>赵欣旺</cp:lastModifiedBy>
  <cp:lastPrinted>2020-09-08T08:10:00Z</cp:lastPrinted>
  <dcterms:modified xsi:type="dcterms:W3CDTF">2025-03-06T07:19:58Z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A593D774D79049D192550C4599861A82_13</vt:lpwstr>
  </property>
  <property fmtid="{D5CDD505-2E9C-101B-9397-08002B2CF9AE}" pid="4" name="KSOTemplateDocerSaveRecord">
    <vt:lpwstr>eyJoZGlkIjoiZTkyOGY3MGQyNTI3M2MyYTk4ZjM5YmZlMjA0NTMzMDIiLCJ1c2VySWQiOiIxNTI0OTY1NzcwIn0=</vt:lpwstr>
  </property>
</Properties>
</file>